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Quarto Manuscript Template</w:t>
        </w:r>
      </w:ins>
    </w:p>
    <w:p>
      <w:pPr>
        <w:pStyle w:val="Author"/>
      </w:pPr>
      <w:ins w:id="2" w:author="PR Preview" w:date="2026-01-01T00:00:00Z">
        <w:r>
          <w:t xml:space="preserve">Your Name</w:t>
        </w:r>
      </w:ins>
    </w:p>
    <w:p>
      <w:pPr>
        <w:pStyle w:val="Date"/>
      </w:pPr>
      <w:ins w:id="3" w:author="PR Preview" w:date="2026-01-01T00:00:00Z">
        <w:r>
          <w:t xml:space="preserve">Last modified: 2026-10-22 21:47:30 (PDT)</w:t>
        </w:r>
      </w:ins>
    </w:p>
    <w:p>
      <w:pPr>
        <w:pStyle w:val="AbstractTitle"/>
      </w:pPr>
      <w:ins w:id="4" w:author="PR Preview" w:date="2026-01-01T00:00:00Z">
        <w:r>
          <w:t xml:space="preserve">Abstract</w:t>
        </w:r>
      </w:ins>
    </w:p>
    <w:p>
      <w:pPr>
        <w:pStyle w:val="Abstract"/>
      </w:pPr>
      <w:ins w:id="5" w:author="PR Preview" w:date="2026-01-01T00:00:00Z">
        <w:r>
          <w:t xml:space="preserve">This is a template for creating manuscripts with Quarto. Replace this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abstract with your own summary of the work: the research question,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methods, key findings, and conclusions. Aim for 150–250 words for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most journals.</w:t>
        </w:r>
      </w:ins>
    </w:p>
    <w:bookmarkStart w:id="10" w:name="sec-intro"/>
    <w:p>
      <w:pPr>
        <w:pStyle w:val="Heading1"/>
      </w:pPr>
      <w:ins w:id="12" w:author="PR Preview" w:date="2026-01-01T00:00:00Z">
        <w:r>
          <w:t xml:space="preserve">Introduction</w:t>
        </w:r>
      </w:ins>
    </w:p>
    <w:p>
      <w:pPr>
        <w:pStyle w:val="FirstParagraph"/>
      </w:pPr>
      <w:ins w:id="13" w:author="PR Preview" w:date="2026-01-01T00:00:00Z">
        <w:r>
          <w:t xml:space="preserve">This is a Quarto manuscript template. The manuscript is available in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multiple formats:</w:t>
        </w:r>
      </w:ins>
    </w:p>
    <w:p>
      <w:pPr>
        <w:pStyle w:val="Compact"/>
        <w:numPr>
          <w:ilvl w:val="0"/>
          <w:numId w:val="1001"/>
        </w:numPr>
      </w:pPr>
      <w:ins w:id="16" w:author="PR Preview" w:date="2026-01-01T00:00:00Z">
        <w:r>
          <w:rPr>
            <w:b/>
            <w:bCs/>
          </w:rPr>
          <w:t xml:space="preserve">HTML</w:t>
        </w:r>
      </w:ins>
      <w:ins w:id="17" w:author="PR Preview" w:date="2026-01-01T00:00:00Z">
        <w:r>
          <w:t xml:space="preserve">: An interactive web version with table of contents and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linked cross-references</w:t>
        </w:r>
      </w:ins>
    </w:p>
    <w:p>
      <w:pPr>
        <w:pStyle w:val="Compact"/>
        <w:numPr>
          <w:ilvl w:val="0"/>
          <w:numId w:val="1001"/>
        </w:numPr>
      </w:pPr>
      <w:ins w:id="20" w:author="PR Preview" w:date="2026-01-01T00:00:00Z">
        <w:r>
          <w:rPr>
            <w:b/>
            <w:bCs/>
          </w:rPr>
          <w:t xml:space="preserve">PDF</w:t>
        </w:r>
      </w:ins>
      <w:ins w:id="21" w:author="PR Preview" w:date="2026-01-01T00:00:00Z">
        <w:r>
          <w:t xml:space="preserve">: A print-ready document suitable for journal submission</w:t>
        </w:r>
      </w:ins>
    </w:p>
    <w:p>
      <w:pPr>
        <w:pStyle w:val="Compact"/>
        <w:numPr>
          <w:ilvl w:val="0"/>
          <w:numId w:val="1001"/>
        </w:numPr>
      </w:pPr>
      <w:ins w:id="22" w:author="PR Preview" w:date="2026-01-01T00:00:00Z">
        <w:r>
          <w:rPr>
            <w:b/>
            <w:bCs/>
          </w:rPr>
          <w:t xml:space="preserve">DOCX</w:t>
        </w:r>
      </w:ins>
      <w:ins w:id="23" w:author="PR Preview" w:date="2026-01-01T00:00:00Z">
        <w:r>
          <w:t xml:space="preserve">: A Microsoft Word document for collaborators who prefer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tracked changes</w:t>
        </w:r>
      </w:ins>
    </w:p>
    <w:p>
      <w:pPr>
        <w:pStyle w:val="Compact"/>
        <w:numPr>
          <w:ilvl w:val="0"/>
          <w:numId w:val="1001"/>
        </w:numPr>
      </w:pPr>
      <w:ins w:id="26" w:author="PR Preview" w:date="2026-01-01T00:00:00Z">
        <w:r>
          <w:rPr>
            <w:b/>
            <w:bCs/>
          </w:rPr>
          <w:t xml:space="preserve">JATS XML</w:t>
        </w:r>
      </w:ins>
      <w:ins w:id="27" w:author="PR Preview" w:date="2026-01-01T00:00:00Z">
        <w:r>
          <w:t xml:space="preserve">: A structured format required by some journals and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preprint servers</w:t>
        </w:r>
      </w:ins>
    </w:p>
    <w:p>
      <w:pPr>
        <w:pStyle w:val="FirstParagraph"/>
      </w:pPr>
      <w:ins w:id="30" w:author="PR Preview" w:date="2026-01-01T00:00:00Z">
        <w:r>
          <w:t xml:space="preserve">Cite references with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rStyle w:val="VerbatimChar"/>
          </w:rPr>
          <w:t xml:space="preserve">@citationkey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(Author 2024)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or in parentheses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(Author and Coauthor 2024)</w:t>
        </w:r>
      </w:ins>
      <w:ins w:id="39" w:author="PR Preview" w:date="2026-01-01T00:00:00Z">
        <w:r>
          <w:t xml:space="preserve">.</w:t>
        </w:r>
      </w:ins>
    </w:p>
    <w:bookmarkStart w:id="9" w:name="background"/>
    <w:p>
      <w:pPr>
        <w:pStyle w:val="Heading2"/>
      </w:pPr>
      <w:ins w:id="40" w:author="PR Preview" w:date="2026-01-01T00:00:00Z">
        <w:r>
          <w:t xml:space="preserve">Background</w:t>
        </w:r>
      </w:ins>
    </w:p>
    <w:p>
      <w:pPr>
        <w:pStyle w:val="FirstParagraph"/>
      </w:pPr>
      <w:ins w:id="41" w:author="PR Preview" w:date="2026-01-01T00:00:00Z">
        <w:r>
          <w:t xml:space="preserve">Add background and motivation here. Cross-reference sections with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rStyle w:val="VerbatimChar"/>
          </w:rPr>
          <w:t xml:space="preserve">@sec-methods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(renders as</w:t>
        </w:r>
      </w:ins>
      <w:ins w:id="46" w:author="PR Preview" w:date="2026-01-01T00:00:00Z">
        <w:r>
          <w:t xml:space="preserve"> </w:t>
        </w:r>
      </w:ins>
      <w:hyperlink w:anchor="sec-methods">
        <w:ins w:id="47" w:author="PR Preview" w:date="2026-01-01T00:00:00Z">
          <w:r>
            <w:rPr>
              <w:rStyle w:val="Hyperlink"/>
            </w:rPr>
            <w:t xml:space="preserve">Section 2</w:t>
          </w:r>
        </w:ins>
      </w:hyperlink>
      <w:ins w:id="48" w:author="PR Preview" w:date="2026-01-01T00:00:00Z">
        <w:r>
          <w:t xml:space="preserve">).</w:t>
        </w:r>
      </w:ins>
    </w:p>
    <w:bookmarkEnd w:id="9"/>
    <w:bookmarkEnd w:id="10"/>
    <w:bookmarkStart w:id="13" w:name="sec-methods"/>
    <w:p>
      <w:pPr>
        <w:pStyle w:val="Heading1"/>
      </w:pPr>
      <w:ins w:id="49" w:author="PR Preview" w:date="2026-01-01T00:00:00Z">
        <w:r>
          <w:t xml:space="preserve">Methods</w:t>
        </w:r>
      </w:ins>
    </w:p>
    <w:p>
      <w:pPr>
        <w:pStyle w:val="FirstParagraph"/>
      </w:pPr>
      <w:ins w:id="50" w:author="PR Preview" w:date="2026-01-01T00:00:00Z">
        <w:r>
          <w:t xml:space="preserve">Describe your study design, data sources, and analysis approach here.</w:t>
        </w:r>
      </w:ins>
    </w:p>
    <w:bookmarkStart w:id="11" w:name="data"/>
    <w:p>
      <w:pPr>
        <w:pStyle w:val="Heading2"/>
      </w:pPr>
      <w:ins w:id="51" w:author="PR Preview" w:date="2026-01-01T00:00:00Z">
        <w:r>
          <w:t xml:space="preserve">Data</w:t>
        </w:r>
      </w:ins>
    </w:p>
    <w:p>
      <w:pPr>
        <w:pStyle w:val="FirstParagraph"/>
      </w:pPr>
      <w:ins w:id="52" w:author="PR Preview" w:date="2026-01-01T00:00:00Z">
        <w:r>
          <w:t xml:space="preserve">You can include inline R code: the square root of 2 is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1.4142.</w:t>
        </w:r>
      </w:ins>
    </w:p>
    <w:bookmarkEnd w:id="11"/>
    <w:bookmarkStart w:id="12" w:name="analysis"/>
    <w:p>
      <w:pPr>
        <w:pStyle w:val="Heading2"/>
      </w:pPr>
      <w:ins w:id="55" w:author="PR Preview" w:date="2026-01-01T00:00:00Z">
        <w:r>
          <w:t xml:space="preserve">Analysis</w:t>
        </w:r>
      </w:ins>
    </w:p>
    <w:p>
      <w:pPr>
        <w:pStyle w:val="FirstParagraph"/>
      </w:pPr>
      <w:ins w:id="56" w:author="PR Preview" w:date="2026-01-01T00:00:00Z">
        <w:r>
          <w:t xml:space="preserve">Code chunks execute and embed results:</w:t>
        </w:r>
      </w:ins>
    </w:p>
    <w:p>
      <w:pPr>
        <w:pStyle w:val="BodyText"/>
      </w:pPr>
      <w:ins w:id="57" w:author="PR Preview" w:date="2026-01-01T00:00:00Z">
        <w:r>
          <w:t xml:space="preserve">Supplementary analyses live in a separate notebook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(</w:t>
        </w:r>
      </w:ins>
      <w:ins w:id="60" w:author="PR Preview" w:date="2026-01-01T00:00:00Z">
        <w:r>
          <w:rPr>
            <w:rStyle w:val="VerbatimChar"/>
          </w:rPr>
          <w:t xml:space="preserve">notebooks/supplementary-analysis.qmd</w:t>
        </w:r>
      </w:ins>
      <w:ins w:id="61" w:author="PR Preview" w:date="2026-01-01T00:00:00Z">
        <w:r>
          <w:t xml:space="preserve">) and are embedded in the HTML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output automatically.</w:t>
        </w:r>
      </w:ins>
    </w:p>
    <w:bookmarkEnd w:id="12"/>
    <w:bookmarkEnd w:id="13"/>
    <w:bookmarkStart w:id="20" w:name="sec-results"/>
    <w:p>
      <w:pPr>
        <w:pStyle w:val="Heading1"/>
      </w:pPr>
      <w:ins w:id="64" w:author="PR Preview" w:date="2026-01-01T00:00:00Z">
        <w:r>
          <w:t xml:space="preserve">Results</w:t>
        </w:r>
      </w:ins>
    </w:p>
    <w:p>
      <w:pPr>
        <w:pStyle w:val="FirstParagraph"/>
      </w:pPr>
      <w:ins w:id="65" w:author="PR Preview" w:date="2026-01-01T00:00:00Z">
        <w:r>
          <w:t xml:space="preserve">Present your findings here. Reference figures with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rStyle w:val="VerbatimChar"/>
          </w:rPr>
          <w:t xml:space="preserve">@fig-example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(</w:t>
        </w:r>
      </w:ins>
      <w:hyperlink w:anchor="fig-example">
        <w:ins w:id="70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71" w:author="PR Preview" w:date="2026-01-01T00:00:00Z">
        <w:r>
          <w:t xml:space="preserve">) and tables with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rStyle w:val="VerbatimChar"/>
          </w:rPr>
          <w:t xml:space="preserve">@tbl-summary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(</w:t>
        </w:r>
      </w:ins>
      <w:hyperlink w:anchor="tbl-summary">
        <w:ins w:id="76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77" w:author="PR Preview" w:date="2026-01-01T00:00:00Z">
        <w:r>
          <w:t xml:space="preserve">).</w:t>
        </w:r>
      </w:ins>
    </w:p>
    <w:bookmarkStart w:id="19" w:name="cell-fig-exampl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xamp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Fuel economy vs. weight for 32 cars.</w:t>
            </w:r>
          </w:p>
          <w:bookmarkEnd w:id="17"/>
        </w:tc>
      </w:tr>
    </w:tbl>
    <w:p>
      <w:pPr>
        <w:pStyle w:val="BodyText"/>
      </w:pPr>
      <w:ins w:id="78" w:author="PR Preview" w:date="2026-01-01T00:00:00Z">
        <w:r>
          <w:rPr>
            <w:vertAlign w:val="subscript"/>
          </w:rPr>
          <w:t xml:space="preserve">Source:</w:t>
        </w:r>
      </w:ins>
      <w:ins w:id="79" w:author="PR Preview" w:date="2026-01-01T00:00:00Z">
        <w:r>
          <w:rPr>
            <w:vertAlign w:val="subscript"/>
          </w:rPr>
          <w:t xml:space="preserve"> </w:t>
        </w:r>
      </w:ins>
      <w:hyperlink r:id="rId18">
        <w:ins w:id="80" w:author="PR Preview" w:date="2026-01-01T00:00:00Z">
          <w:r>
            <w:rPr>
              <w:rStyle w:val="Hyperlink"/>
              <w:vertAlign w:val="subscript"/>
            </w:rPr>
            <w:t xml:space="preserve">Article Notebook</w:t>
          </w:r>
        </w:ins>
      </w:hyperlink>
    </w:p>
    <w:bookmarkEnd w:id="19"/>
    <w:bookmarkEnd w:id="20"/>
    <w:bookmarkStart w:id="21" w:name="sec-discussion"/>
    <w:p>
      <w:pPr>
        <w:pStyle w:val="Heading1"/>
      </w:pPr>
      <w:ins w:id="81" w:author="PR Preview" w:date="2026-01-01T00:00:00Z">
        <w:r>
          <w:t xml:space="preserve">Discussion</w:t>
        </w:r>
      </w:ins>
    </w:p>
    <w:p>
      <w:pPr>
        <w:pStyle w:val="FirstParagraph"/>
      </w:pPr>
      <w:ins w:id="82" w:author="PR Preview" w:date="2026-01-01T00:00:00Z">
        <w:r>
          <w:t xml:space="preserve">Interpret your results, address limitations, and describe implications.</w:t>
        </w:r>
      </w:ins>
    </w:p>
    <w:bookmarkEnd w:id="21"/>
    <w:bookmarkStart w:id="22" w:name="sec-conclusion"/>
    <w:p>
      <w:pPr>
        <w:pStyle w:val="Heading1"/>
      </w:pPr>
      <w:ins w:id="83" w:author="PR Preview" w:date="2026-01-01T00:00:00Z">
        <w:r>
          <w:t xml:space="preserve">Conclusion</w:t>
        </w:r>
      </w:ins>
    </w:p>
    <w:p>
      <w:pPr>
        <w:pStyle w:val="FirstParagraph"/>
      </w:pPr>
      <w:ins w:id="84" w:author="PR Preview" w:date="2026-01-01T00:00:00Z">
        <w:r>
          <w:t xml:space="preserve">Summarize the key findings and their significance.</w:t>
        </w:r>
      </w:ins>
    </w:p>
    <w:bookmarkEnd w:id="22"/>
    <w:bookmarkStart w:id="28" w:name="references"/>
    <w:p>
      <w:pPr>
        <w:pStyle w:val="Heading1"/>
      </w:pPr>
      <w:ins w:id="85" w:author="PR Preview" w:date="2026-01-01T00:00:00Z">
        <w:r>
          <w:t xml:space="preserve">References</w:t>
        </w:r>
      </w:ins>
    </w:p>
    <w:bookmarkStart w:id="27" w:name="refs"/>
    <w:bookmarkStart w:id="24" w:name="ref-example2024"/>
    <w:p>
      <w:pPr>
        <w:pStyle w:val="Bibliography"/>
      </w:pPr>
      <w:ins w:id="86" w:author="PR Preview" w:date="2026-01-01T00:00:00Z">
        <w:r>
          <w:t xml:space="preserve">Author, Example. 2024.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i/>
            <w:iCs/>
          </w:rPr>
          <w:t xml:space="preserve">Example Book Title</w:t>
        </w:r>
      </w:ins>
      <w:ins w:id="89" w:author="PR Preview" w:date="2026-01-01T00:00:00Z">
        <w:r>
          <w:t xml:space="preserve">. Example Publisher.</w:t>
        </w:r>
      </w:ins>
      <w:ins w:id="90" w:author="PR Preview" w:date="2026-01-01T00:00:00Z">
        <w:r>
          <w:t xml:space="preserve"> </w:t>
        </w:r>
      </w:ins>
      <w:hyperlink r:id="rId23">
        <w:ins w:id="91" w:author="PR Preview" w:date="2026-01-01T00:00:00Z">
          <w:r>
            <w:rPr>
              <w:rStyle w:val="Hyperlink"/>
            </w:rPr>
            <w:t xml:space="preserve">https://doi.org/10.1007/978-3-319-24277-4</w:t>
          </w:r>
        </w:ins>
      </w:hyperlink>
      <w:ins w:id="92" w:author="PR Preview" w:date="2026-01-01T00:00:00Z">
        <w:r>
          <w:t xml:space="preserve">.</w:t>
        </w:r>
      </w:ins>
    </w:p>
    <w:bookmarkEnd w:id="24"/>
    <w:bookmarkStart w:id="26" w:name="ref-example-article2024"/>
    <w:p>
      <w:pPr>
        <w:pStyle w:val="Bibliography"/>
      </w:pPr>
      <w:ins w:id="93" w:author="PR Preview" w:date="2026-01-01T00:00:00Z">
        <w:r>
          <w:t xml:space="preserve">Author, Example, and Another Coauthor. 2024.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“Example Article Title.”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i/>
            <w:iCs/>
          </w:rPr>
          <w:t xml:space="preserve">Example Journal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10 (1): 1–10.</w:t>
        </w:r>
      </w:ins>
      <w:ins w:id="100" w:author="PR Preview" w:date="2026-01-01T00:00:00Z">
        <w:r>
          <w:t xml:space="preserve"> </w:t>
        </w:r>
      </w:ins>
      <w:hyperlink r:id="rId25">
        <w:ins w:id="101" w:author="PR Preview" w:date="2026-01-01T00:00:00Z">
          <w:r>
            <w:rPr>
              <w:rStyle w:val="Hyperlink"/>
            </w:rPr>
            <w:t xml:space="preserve">https://doi.org/10.1038/nature12373</w:t>
          </w:r>
        </w:ins>
      </w:hyperlink>
      <w:ins w:id="102" w:author="PR Preview" w:date="2026-01-01T00:00:00Z">
        <w:r>
          <w:t xml:space="preserve">.</w:t>
        </w:r>
      </w:ins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8" Type="http://schemas.openxmlformats.org/officeDocument/2006/relationships/hyperlink" Target="https://Morrison-Lab.github.io/qmt/index.qmd.html" TargetMode="External"/><Relationship Id="rId23" Type="http://schemas.openxmlformats.org/officeDocument/2006/relationships/hyperlink" Target="https://doi.org/10.1007/978-3-319-24277-4" TargetMode="External"/><Relationship Id="rId25" Type="http://schemas.openxmlformats.org/officeDocument/2006/relationships/hyperlink" Target="https://doi.org/10.1038/nature12373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Morrison-Lab.github.io/qmt/index.qmd.html" TargetMode="External"/><Relationship Id="rId23" Type="http://schemas.openxmlformats.org/officeDocument/2006/relationships/hyperlink" Target="https://doi.org/10.1007/978-3-319-24277-4" TargetMode="External"/><Relationship Id="rId25" Type="http://schemas.openxmlformats.org/officeDocument/2006/relationships/hyperlink" Target="https://doi.org/10.1038/nature1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Manuscript Template</dc:title>
  <dc:creator>Your Name</dc:creator>
  <cp:keywords>template, quarto, manuscript</cp:keywords>
  <dcterms:created xsi:type="dcterms:W3CDTF">2026-10-23T04:49:42Z</dcterms:created>
  <dcterms:modified xsi:type="dcterms:W3CDTF">2026-10-23T04:49:42Z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template for creating manuscripts with Quarto. Replace this abstract with your own summary of the work: the research question, methods, key findings, and conclusions. Aim for 150–250 words for most journals.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llouty-theorem">
    <vt:lpwstr/>
  </property>
  <property fmtid="{D5CDD505-2E9C-101B-9397-08002B2CF9AE}" pid="10" name="clear-hidden-classes">
    <vt:lpwstr>none</vt:lpwstr>
  </property>
  <property fmtid="{D5CDD505-2E9C-101B-9397-08002B2CF9AE}" pid="11" name="custom-callout">
    <vt:lpwstr/>
  </property>
  <property fmtid="{D5CDD505-2E9C-101B-9397-08002B2CF9AE}" pid="12" name="date">
    <vt:lpwstr>Last modified: 2026-10-22 21:47:30 (PDT)</vt:lpwstr>
  </property>
  <property fmtid="{D5CDD505-2E9C-101B-9397-08002B2CF9AE}" pid="13" name="date-format">
    <vt:lpwstr>[Last modified:] YYYY-MM-DD HH:mm:ss (z)</vt:lpwstr>
  </property>
  <property fmtid="{D5CDD505-2E9C-101B-9397-08002B2CF9AE}" pid="14" name="editor">
    <vt:lpwstr/>
  </property>
  <property fmtid="{D5CDD505-2E9C-101B-9397-08002B2CF9AE}" pid="15" name="editor_options">
    <vt:lpwstr/>
  </property>
  <property fmtid="{D5CDD505-2E9C-101B-9397-08002B2CF9AE}" pid="16" name="google-scholar">
    <vt:lpwstr>True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po-actions">
    <vt:lpwstr/>
  </property>
  <property fmtid="{D5CDD505-2E9C-101B-9397-08002B2CF9AE}" pid="28" name="repo-url">
    <vt:lpwstr>https://github.com/d-morrison/qmt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